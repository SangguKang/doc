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446BF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446BF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446BF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446BF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446BF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446BF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446BF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446BF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446BF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2027C4E4" w14:textId="77777777" w:rsidR="005E3154" w:rsidRDefault="005E3154" w:rsidP="00F40112">
      <w:pPr>
        <w:rPr>
          <w:del w:id="8" w:author="mine" w:date="2019-11-12T02:21:00Z"/>
          <w:lang w:eastAsia="ko-KR"/>
        </w:rPr>
      </w:pPr>
      <w:del w:id="9" w:author="mine" w:date="2019-11-12T02:21:00Z">
        <w:r>
          <w:rPr>
            <w:lang w:eastAsia="ko-KR"/>
          </w:rPr>
          <w:delText xml:space="preserve">git add &lt;file&gt; </w:delText>
        </w:r>
        <w:r>
          <w:rPr>
            <w:rFonts w:hint="eastAsia"/>
            <w:lang w:eastAsia="ko-KR"/>
          </w:rPr>
          <w:delText>o</w:delText>
        </w:r>
        <w:r>
          <w:rPr>
            <w:lang w:eastAsia="ko-KR"/>
          </w:rPr>
          <w:delText>r &lt;directory path&gt;</w:delText>
        </w:r>
      </w:del>
    </w:p>
    <w:p w14:paraId="200CCE42" w14:textId="12FEA079" w:rsidR="00BD556B" w:rsidRDefault="00BD556B" w:rsidP="00F40112">
      <w:pPr>
        <w:rPr>
          <w:ins w:id="10" w:author="mine" w:date="2019-11-12T02:21:00Z"/>
          <w:lang w:eastAsia="ko-KR"/>
        </w:rPr>
      </w:pPr>
      <w:ins w:id="11" w:author="mine" w:date="2019-11-12T02:21:00Z">
        <w:r>
          <w:rPr>
            <w:rFonts w:hint="eastAsia"/>
            <w:lang w:eastAsia="ko-KR"/>
          </w:rPr>
          <w:t>[file name]: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준비영역에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[directory name/*]: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준비영역에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[--all]: </w:t>
        </w:r>
        <w:proofErr w:type="spellStart"/>
        <w:r>
          <w:rPr>
            <w:rFonts w:hint="eastAsia"/>
            <w:lang w:eastAsia="ko-KR"/>
          </w:rPr>
          <w:t>작업폴더에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현재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lang w:eastAsia="ko-KR"/>
          </w:rPr>
          <w:t>git</w:t>
        </w:r>
        <w:r w:rsidR="00AB6FCB">
          <w:rPr>
            <w:rFonts w:hint="eastAsia"/>
            <w:lang w:eastAsia="ko-KR"/>
          </w:rPr>
          <w:t>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기록되지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않은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모든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파일도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준비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영역에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추가된다</w:t>
        </w:r>
        <w:r w:rsidR="00AB6FCB"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이는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매우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탐욕스런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명령이다</w:t>
        </w:r>
        <w:r w:rsidR="00AB6FCB">
          <w:rPr>
            <w:rFonts w:hint="eastAsia"/>
            <w:lang w:eastAsia="ko-KR"/>
          </w:rPr>
          <w:t xml:space="preserve">. </w:t>
        </w:r>
        <w:r w:rsidR="00AB6FCB">
          <w:rPr>
            <w:rFonts w:hint="eastAsia"/>
            <w:lang w:eastAsia="ko-KR"/>
          </w:rPr>
          <w:t>주의가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필요하다</w:t>
        </w:r>
        <w:r w:rsidR="00AB6FCB">
          <w:rPr>
            <w:rFonts w:hint="eastAsia"/>
            <w:lang w:eastAsia="ko-KR"/>
          </w:rPr>
          <w:t>.</w:t>
        </w:r>
      </w:ins>
    </w:p>
    <w:p w14:paraId="1199FC8B" w14:textId="34C30FDE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</w:t>
      </w:r>
      <w:proofErr w:type="spellStart"/>
      <w:r w:rsidR="00942778">
        <w:rPr>
          <w:lang w:eastAsia="ko-KR"/>
        </w:rPr>
        <w:t>git</w:t>
      </w:r>
      <w:proofErr w:type="spellEnd"/>
      <w:r w:rsidR="00942778">
        <w:rPr>
          <w:lang w:eastAsia="ko-KR"/>
        </w:rPr>
        <w:t xml:space="preserve">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A449862" w14:textId="30B925C9" w:rsidR="00534857" w:rsidRDefault="0091061F" w:rsidP="00F40112">
      <w:pPr>
        <w:rPr>
          <w:ins w:id="12" w:author="mine" w:date="2019-11-12T02:21:00Z"/>
          <w:lang w:eastAsia="ko-KR"/>
        </w:rPr>
      </w:pPr>
      <w:del w:id="13" w:author="Sang-Gu Kang" w:date="2019-11-12T02:21:00Z">
        <w:r>
          <w:rPr>
            <w:lang w:eastAsia="ko-KR"/>
          </w:rPr>
          <w:delText>[-</w:delText>
        </w:r>
      </w:del>
      <w:del w:id="14" w:author="mine" w:date="2019-11-12T02:21:00Z">
        <w:r>
          <w:rPr>
            <w:lang w:eastAsia="ko-KR"/>
          </w:rPr>
          <w:delText>[-</w:delText>
        </w:r>
      </w:del>
      <w:ins w:id="15" w:author="mine" w:date="2019-11-12T02:21:00Z">
        <w:r w:rsidR="00534857">
          <w:rPr>
            <w:lang w:eastAsia="ko-KR"/>
          </w:rPr>
          <w:t>g</w:t>
        </w:r>
        <w:r w:rsidR="00534857">
          <w:rPr>
            <w:rFonts w:hint="eastAsia"/>
            <w:lang w:eastAsia="ko-KR"/>
          </w:rPr>
          <w:t xml:space="preserve">it </w:t>
        </w:r>
        <w:r w:rsidR="00534857">
          <w:rPr>
            <w:lang w:eastAsia="ko-KR"/>
          </w:rPr>
          <w:t>add README.md process-diagram.png</w:t>
        </w:r>
        <w:r w:rsidR="00B37C49">
          <w:rPr>
            <w:lang w:eastAsia="ko-KR"/>
          </w:rPr>
          <w:t xml:space="preserve"> -&gt; 2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534857">
          <w:rPr>
            <w:lang w:eastAsia="ko-KR"/>
          </w:rPr>
          <w:br/>
          <w:t>git add branch-naming-rules.png</w:t>
        </w:r>
        <w:r w:rsidR="00B37C49">
          <w:rPr>
            <w:lang w:eastAsia="ko-KR"/>
          </w:rPr>
          <w:t xml:space="preserve"> -&gt; 1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B37C49">
          <w:rPr>
            <w:lang w:eastAsia="ko-KR"/>
          </w:rPr>
          <w:br/>
        </w:r>
        <w:r w:rsidR="00B37C49">
          <w:rPr>
            <w:rFonts w:hint="eastAsia"/>
            <w:lang w:eastAsia="ko-KR"/>
          </w:rPr>
          <w:t xml:space="preserve">git add </w:t>
        </w:r>
        <w:r w:rsidR="00B37C49">
          <w:rPr>
            <w:lang w:eastAsia="ko-KR"/>
          </w:rPr>
          <w:t>–</w:t>
        </w:r>
        <w:r w:rsidR="00B37C49">
          <w:rPr>
            <w:rFonts w:hint="eastAsia"/>
            <w:lang w:eastAsia="ko-KR"/>
          </w:rPr>
          <w:t xml:space="preserve">all </w:t>
        </w:r>
        <w:r w:rsidR="00B37C49">
          <w:rPr>
            <w:lang w:eastAsia="ko-KR"/>
          </w:rPr>
          <w:t xml:space="preserve">-&gt; </w:t>
        </w:r>
        <w:r w:rsidR="00B37C49">
          <w:rPr>
            <w:rFonts w:hint="eastAsia"/>
            <w:lang w:eastAsia="ko-KR"/>
          </w:rPr>
          <w:t>모든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 xml:space="preserve">git add ca5g/* -&gt; ca5g </w:t>
        </w:r>
        <w:r w:rsidR="00985BBC">
          <w:rPr>
            <w:rFonts w:hint="eastAsia"/>
            <w:lang w:eastAsia="ko-KR"/>
          </w:rPr>
          <w:t>디렉토리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안의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proofErr w:type="spellStart"/>
        <w:r w:rsidR="00985BBC">
          <w:rPr>
            <w:rFonts w:hint="eastAsia"/>
            <w:lang w:eastAsia="ko-KR"/>
          </w:rPr>
          <w:t>git</w:t>
        </w:r>
        <w:proofErr w:type="spellEnd"/>
        <w:r w:rsidR="00985BBC">
          <w:rPr>
            <w:rFonts w:hint="eastAsia"/>
            <w:lang w:eastAsia="ko-KR"/>
          </w:rPr>
          <w:t xml:space="preserve"> add *.</w:t>
        </w:r>
        <w:proofErr w:type="spellStart"/>
        <w:r w:rsidR="00985BBC">
          <w:rPr>
            <w:rFonts w:hint="eastAsia"/>
            <w:lang w:eastAsia="ko-KR"/>
          </w:rPr>
          <w:t>svg</w:t>
        </w:r>
        <w:proofErr w:type="spellEnd"/>
        <w:r w:rsidR="00985BBC">
          <w:rPr>
            <w:rFonts w:hint="eastAsia"/>
            <w:lang w:eastAsia="ko-KR"/>
          </w:rPr>
          <w:t xml:space="preserve"> -&gt; </w:t>
        </w:r>
        <w:proofErr w:type="spellStart"/>
        <w:r w:rsidR="00985BBC">
          <w:rPr>
            <w:rFonts w:hint="eastAsia"/>
            <w:lang w:eastAsia="ko-KR"/>
          </w:rPr>
          <w:t>svg</w:t>
        </w:r>
        <w:proofErr w:type="spellEnd"/>
        <w:r w:rsidR="00985BBC">
          <w:rPr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확장자를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가진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</w:ins>
    </w:p>
    <w:p w14:paraId="30F367F1" w14:textId="7EFB9AFD" w:rsidR="001B4E0A" w:rsidRDefault="001B4E0A" w:rsidP="00F40112">
      <w:pPr>
        <w:rPr>
          <w:ins w:id="16" w:author="mine" w:date="2019-11-12T02:21:00Z"/>
          <w:lang w:eastAsia="ko-KR"/>
        </w:rPr>
      </w:pPr>
      <w:ins w:id="17" w:author="mine" w:date="2019-11-12T02:21:00Z">
        <w:r>
          <w:rPr>
            <w:rFonts w:hint="eastAsia"/>
            <w:lang w:eastAsia="ko-KR"/>
          </w:rPr>
          <w:t>[</w:t>
        </w:r>
        <w:r w:rsidRPr="00B74C36">
          <w:rPr>
            <w:rFonts w:hint="eastAsia"/>
            <w:color w:val="0000FF"/>
            <w:lang w:eastAsia="ko-KR"/>
          </w:rPr>
          <w:t>--update</w:t>
        </w:r>
        <w:r>
          <w:rPr>
            <w:rFonts w:hint="eastAsia"/>
            <w:lang w:eastAsia="ko-KR"/>
          </w:rPr>
          <w:t xml:space="preserve">]: </w:t>
        </w:r>
        <w:r w:rsidR="007160A8">
          <w:rPr>
            <w:rFonts w:hint="eastAsia"/>
            <w:lang w:eastAsia="ko-KR"/>
          </w:rPr>
          <w:t>git</w:t>
        </w:r>
        <w:r w:rsidR="007160A8">
          <w:rPr>
            <w:rFonts w:hint="eastAsia"/>
            <w:lang w:eastAsia="ko-KR"/>
          </w:rPr>
          <w:t>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기록된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적이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있는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모든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중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마지막</w:t>
        </w:r>
        <w:r w:rsidR="007160A8">
          <w:rPr>
            <w:rFonts w:hint="eastAsia"/>
            <w:lang w:eastAsia="ko-KR"/>
          </w:rPr>
          <w:t xml:space="preserve"> </w:t>
        </w:r>
        <w:proofErr w:type="spellStart"/>
        <w:r w:rsidR="007160A8">
          <w:rPr>
            <w:rFonts w:hint="eastAsia"/>
            <w:lang w:eastAsia="ko-KR"/>
          </w:rPr>
          <w:t>커밋</w:t>
        </w:r>
        <w:proofErr w:type="spellEnd"/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이후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수정된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준비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영역에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추가</w:t>
        </w:r>
        <w:r w:rsidR="00336FA6">
          <w:rPr>
            <w:lang w:eastAsia="ko-KR"/>
          </w:rPr>
          <w:br/>
        </w:r>
        <w:r w:rsidR="00336FA6">
          <w:rPr>
            <w:rFonts w:hint="eastAsia"/>
            <w:lang w:eastAsia="ko-KR"/>
          </w:rPr>
          <w:t>git add --update</w:t>
        </w:r>
      </w:ins>
    </w:p>
    <w:p w14:paraId="65FC63A1" w14:textId="02B092EC" w:rsidR="0091061F" w:rsidRDefault="0091061F" w:rsidP="00F40112">
      <w:pPr>
        <w:rPr>
          <w:lang w:eastAsia="ko-KR"/>
        </w:rPr>
      </w:pPr>
      <w:ins w:id="18" w:author="mine" w:date="2019-11-12T02:21:00Z">
        <w:r>
          <w:rPr>
            <w:lang w:eastAsia="ko-KR"/>
          </w:rPr>
          <w:t>[</w:t>
        </w:r>
        <w:r w:rsidRPr="00B3587E">
          <w:rPr>
            <w:color w:val="C00000"/>
            <w:lang w:eastAsia="ko-KR"/>
          </w:rPr>
          <w:t>-</w:t>
        </w:r>
        <w:r w:rsidR="0060618B" w:rsidRPr="00B3587E">
          <w:rPr>
            <w:color w:val="C00000"/>
            <w:lang w:eastAsia="ko-KR"/>
          </w:rPr>
          <w:t>-</w:t>
        </w:r>
      </w:ins>
      <w:r w:rsidRPr="00B3587E">
        <w:rPr>
          <w:color w:val="C00000"/>
          <w:rPrChange w:id="19" w:author="mine" w:date="2019-11-12T02:21:00Z">
            <w:rPr/>
          </w:rPrChange>
        </w:rPr>
        <w:t>patch</w:t>
      </w:r>
      <w:r>
        <w:rPr>
          <w:lang w:eastAsia="ko-KR"/>
        </w:rPr>
        <w:t>]:</w:t>
      </w:r>
      <w:ins w:id="20" w:author="mine" w:date="2019-11-12T02:21:00Z">
        <w:r w:rsidR="00853935">
          <w:rPr>
            <w:lang w:eastAsia="ko-KR"/>
          </w:rPr>
          <w:br/>
        </w:r>
        <w:r w:rsidR="00853935">
          <w:rPr>
            <w:rFonts w:hint="eastAsia"/>
            <w:lang w:eastAsia="ko-KR"/>
          </w:rPr>
          <w:t xml:space="preserve">git add </w:t>
        </w:r>
        <w:r w:rsidR="00853935">
          <w:rPr>
            <w:lang w:eastAsia="ko-KR"/>
          </w:rPr>
          <w:t>–</w:t>
        </w:r>
        <w:r w:rsidR="00853935">
          <w:rPr>
            <w:rFonts w:hint="eastAsia"/>
            <w:lang w:eastAsia="ko-KR"/>
          </w:rPr>
          <w:t xml:space="preserve">patch </w:t>
        </w:r>
        <w:r w:rsidR="00853935">
          <w:rPr>
            <w:lang w:eastAsia="ko-KR"/>
          </w:rPr>
          <w:t>&lt;file name&gt;</w:t>
        </w:r>
      </w:ins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49EB6A62" w14:textId="77777777" w:rsidR="00CB4744" w:rsidRDefault="00CB4744" w:rsidP="00F40112">
      <w:pPr>
        <w:rPr>
          <w:del w:id="21" w:author="mine" w:date="2019-11-12T02:21:00Z"/>
          <w:lang w:eastAsia="ko-KR"/>
        </w:rPr>
      </w:pPr>
      <w:del w:id="22" w:author="mine" w:date="2019-11-12T02:21:00Z">
        <w:r>
          <w:rPr>
            <w:lang w:eastAsia="ko-KR"/>
          </w:rPr>
          <w:delText>[-</w:delText>
        </w:r>
        <w:r w:rsidR="00D30D8F">
          <w:rPr>
            <w:lang w:eastAsia="ko-KR"/>
          </w:rPr>
          <w:delText>-</w:delText>
        </w:r>
        <w:r>
          <w:rPr>
            <w:lang w:eastAsia="ko-KR"/>
          </w:rPr>
          <w:delText xml:space="preserve">all]: </w:delText>
        </w:r>
        <w:r>
          <w:rPr>
            <w:rFonts w:hint="eastAsia"/>
            <w:lang w:eastAsia="ko-KR"/>
          </w:rPr>
          <w:delText>저장소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준비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영역에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있는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모든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파일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추가하기</w:delText>
        </w:r>
      </w:del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proofErr w:type="spellStart"/>
      <w:r w:rsidR="00346E9B">
        <w:rPr>
          <w:rFonts w:hint="eastAsia"/>
          <w:lang w:eastAsia="ko-KR"/>
        </w:rPr>
        <w:t>브랜치</w:t>
      </w:r>
      <w:proofErr w:type="spellEnd"/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28C2174B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lastRenderedPageBreak/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ins w:id="23" w:author="mine" w:date="2019-11-12T02:21:00Z">
        <w:r w:rsidR="00FB68B0">
          <w:rPr>
            <w:rFonts w:hint="eastAsia"/>
            <w:lang w:eastAsia="ko-KR"/>
          </w:rPr>
          <w:t xml:space="preserve">. </w:t>
        </w:r>
        <w:r w:rsidR="00FB68B0">
          <w:rPr>
            <w:rFonts w:hint="eastAsia"/>
            <w:lang w:eastAsia="ko-KR"/>
          </w:rPr>
          <w:t>로컬</w:t>
        </w:r>
        <w:r w:rsidR="00FB68B0">
          <w:rPr>
            <w:rFonts w:hint="eastAsia"/>
            <w:lang w:eastAsia="ko-KR"/>
          </w:rPr>
          <w:t xml:space="preserve"> </w:t>
        </w:r>
        <w:proofErr w:type="spellStart"/>
        <w:r w:rsidR="00FB68B0">
          <w:rPr>
            <w:rFonts w:hint="eastAsia"/>
            <w:lang w:eastAsia="ko-KR"/>
          </w:rPr>
          <w:t>브랜치를</w:t>
        </w:r>
        <w:proofErr w:type="spellEnd"/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만들면서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이동한다</w:t>
        </w:r>
        <w:r w:rsidR="00FB68B0">
          <w:rPr>
            <w:rFonts w:hint="eastAsia"/>
            <w:lang w:eastAsia="ko-KR"/>
          </w:rPr>
          <w:t>.</w:t>
        </w:r>
        <w:r w:rsidR="00AC682E">
          <w:rPr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만들어져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있는</w:t>
        </w:r>
        <w:r w:rsidR="00AC682E">
          <w:rPr>
            <w:rFonts w:hint="eastAsia"/>
            <w:lang w:eastAsia="ko-KR"/>
          </w:rPr>
          <w:t xml:space="preserve"> </w:t>
        </w:r>
        <w:proofErr w:type="spellStart"/>
        <w:r w:rsidR="00AC682E">
          <w:rPr>
            <w:rFonts w:hint="eastAsia"/>
            <w:lang w:eastAsia="ko-KR"/>
          </w:rPr>
          <w:t>브랜치라면</w:t>
        </w:r>
        <w:proofErr w:type="spellEnd"/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그냥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lang w:eastAsia="ko-KR"/>
          </w:rPr>
          <w:t xml:space="preserve">git branch </w:t>
        </w:r>
        <w:r w:rsidR="00AC682E">
          <w:rPr>
            <w:rFonts w:hint="eastAsia"/>
            <w:lang w:eastAsia="ko-KR"/>
          </w:rPr>
          <w:t>명령만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사용하여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이동하면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된다</w:t>
        </w:r>
        <w:r w:rsidR="00AC682E">
          <w:rPr>
            <w:rFonts w:hint="eastAsia"/>
            <w:lang w:eastAsia="ko-KR"/>
          </w:rPr>
          <w:t>.</w:t>
        </w:r>
      </w:ins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22A4BADB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proofErr w:type="spellStart"/>
      <w:r>
        <w:rPr>
          <w:rFonts w:hint="eastAsia"/>
          <w:lang w:eastAsia="ko-KR"/>
        </w:rPr>
        <w:t>준비영역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bookmarkStart w:id="24" w:name="_GoBack"/>
      <w:bookmarkEnd w:id="24"/>
      <w:r w:rsidR="005D1D4E">
        <w:rPr>
          <w:lang w:eastAsia="ko-KR"/>
        </w:rPr>
        <w:br/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&lt;file&gt;: </w:t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26B1DFE6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lastRenderedPageBreak/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42B66F04" w:rsidR="00DE7F30" w:rsidRDefault="00A97455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5" w:name="_리모트_저장소"/>
      <w:bookmarkEnd w:id="25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7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7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ABAFB5" w14:textId="77777777" w:rsidR="00446BF2" w:rsidRDefault="00446BF2" w:rsidP="00A33843">
      <w:pPr>
        <w:spacing w:after="0" w:line="240" w:lineRule="auto"/>
      </w:pPr>
      <w:r>
        <w:separator/>
      </w:r>
    </w:p>
  </w:endnote>
  <w:endnote w:type="continuationSeparator" w:id="0">
    <w:p w14:paraId="5A929E63" w14:textId="77777777" w:rsidR="00446BF2" w:rsidRDefault="00446BF2" w:rsidP="00A33843">
      <w:pPr>
        <w:spacing w:after="0" w:line="240" w:lineRule="auto"/>
      </w:pPr>
      <w:r>
        <w:continuationSeparator/>
      </w:r>
    </w:p>
  </w:endnote>
  <w:endnote w:type="continuationNotice" w:id="1">
    <w:p w14:paraId="4FAD3DDA" w14:textId="77777777" w:rsidR="00446BF2" w:rsidRDefault="00446B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B5B5A3B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CC6FE2">
            <w:rPr>
              <w:noProof/>
              <w:sz w:val="16"/>
              <w:szCs w:val="16"/>
            </w:rPr>
            <w:t>24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CC6FE2">
              <w:rPr>
                <w:noProof/>
              </w:rPr>
              <w:t>24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4F6F7" w14:textId="77777777" w:rsidR="00446BF2" w:rsidRDefault="00446BF2" w:rsidP="00A33843">
      <w:pPr>
        <w:spacing w:after="0" w:line="240" w:lineRule="auto"/>
      </w:pPr>
      <w:r>
        <w:separator/>
      </w:r>
    </w:p>
  </w:footnote>
  <w:footnote w:type="continuationSeparator" w:id="0">
    <w:p w14:paraId="64A706CF" w14:textId="77777777" w:rsidR="00446BF2" w:rsidRDefault="00446BF2" w:rsidP="00A33843">
      <w:pPr>
        <w:spacing w:after="0" w:line="240" w:lineRule="auto"/>
      </w:pPr>
      <w:r>
        <w:continuationSeparator/>
      </w:r>
    </w:p>
  </w:footnote>
  <w:footnote w:type="continuationNotice" w:id="1">
    <w:p w14:paraId="515E9FA0" w14:textId="77777777" w:rsidR="00446BF2" w:rsidRDefault="00446B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050D8C7-DA67-4C40-9E74-BDA244D2E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279</TotalTime>
  <Pages>24</Pages>
  <Words>1205</Words>
  <Characters>6873</Characters>
  <Application>Microsoft Office Word</Application>
  <DocSecurity>0</DocSecurity>
  <Lines>57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49</cp:revision>
  <cp:lastPrinted>2016-05-11T05:52:00Z</cp:lastPrinted>
  <dcterms:created xsi:type="dcterms:W3CDTF">2019-10-28T04:25:00Z</dcterms:created>
  <dcterms:modified xsi:type="dcterms:W3CDTF">2019-11-14T14:57:00Z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