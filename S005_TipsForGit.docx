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53571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53571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53571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53571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53571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53571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53571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53571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53571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ortoiseGit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언어팩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2027C4E4" w14:textId="77777777" w:rsidR="005E3154" w:rsidRDefault="005E3154" w:rsidP="00F40112">
      <w:pPr>
        <w:rPr>
          <w:del w:id="8" w:author="mine" w:date="2019-11-12T02:21:00Z"/>
          <w:lang w:eastAsia="ko-KR"/>
        </w:rPr>
      </w:pPr>
      <w:del w:id="9" w:author="mine" w:date="2019-11-12T02:21:00Z">
        <w:r>
          <w:rPr>
            <w:lang w:eastAsia="ko-KR"/>
          </w:rPr>
          <w:delText xml:space="preserve">git add &lt;file&gt; </w:delText>
        </w:r>
        <w:r>
          <w:rPr>
            <w:rFonts w:hint="eastAsia"/>
            <w:lang w:eastAsia="ko-KR"/>
          </w:rPr>
          <w:delText>o</w:delText>
        </w:r>
        <w:r>
          <w:rPr>
            <w:lang w:eastAsia="ko-KR"/>
          </w:rPr>
          <w:delText>r &lt;directory path&gt;</w:delText>
        </w:r>
      </w:del>
    </w:p>
    <w:p w14:paraId="200CCE42" w14:textId="12FEA079" w:rsidR="00BD556B" w:rsidRDefault="00BD556B" w:rsidP="00F40112">
      <w:pPr>
        <w:rPr>
          <w:ins w:id="10" w:author="mine" w:date="2019-11-12T02:21:00Z"/>
          <w:lang w:eastAsia="ko-KR"/>
        </w:rPr>
      </w:pPr>
      <w:ins w:id="11" w:author="mine" w:date="2019-11-12T02:21:00Z">
        <w:r>
          <w:rPr>
            <w:rFonts w:hint="eastAsia"/>
            <w:lang w:eastAsia="ko-KR"/>
          </w:rPr>
          <w:t>[file name]: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특정한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준비영역에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lang w:eastAsia="ko-KR"/>
          </w:rPr>
          <w:br/>
          <w:t xml:space="preserve">[directory name/*]: </w:t>
        </w:r>
        <w:r>
          <w:rPr>
            <w:rFonts w:hint="eastAsia"/>
            <w:lang w:eastAsia="ko-KR"/>
          </w:rPr>
          <w:t>특정한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준비영역에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lang w:eastAsia="ko-KR"/>
          </w:rPr>
          <w:br/>
          <w:t xml:space="preserve">[--all]: </w:t>
        </w:r>
        <w:r>
          <w:rPr>
            <w:rFonts w:hint="eastAsia"/>
            <w:lang w:eastAsia="ko-KR"/>
          </w:rPr>
          <w:t>작업폴더에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준비영역에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rFonts w:hint="eastAsia"/>
            <w:lang w:eastAsia="ko-KR"/>
          </w:rPr>
          <w:t>.</w:t>
        </w:r>
        <w:r w:rsidR="00AB6FCB">
          <w:rPr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현재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lang w:eastAsia="ko-KR"/>
          </w:rPr>
          <w:t>git</w:t>
        </w:r>
        <w:r w:rsidR="00AB6FCB">
          <w:rPr>
            <w:rFonts w:hint="eastAsia"/>
            <w:lang w:eastAsia="ko-KR"/>
          </w:rPr>
          <w:t>에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기록되지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않은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모든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파일도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준비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영역에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추가된다</w:t>
        </w:r>
        <w:r w:rsidR="00AB6FCB">
          <w:rPr>
            <w:rFonts w:hint="eastAsia"/>
            <w:lang w:eastAsia="ko-KR"/>
          </w:rPr>
          <w:t>.</w:t>
        </w:r>
        <w:r w:rsidR="00AB6FCB">
          <w:rPr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이는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매우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탐욕스런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명령이다</w:t>
        </w:r>
        <w:r w:rsidR="00AB6FCB">
          <w:rPr>
            <w:rFonts w:hint="eastAsia"/>
            <w:lang w:eastAsia="ko-KR"/>
          </w:rPr>
          <w:t xml:space="preserve">. </w:t>
        </w:r>
        <w:r w:rsidR="00AB6FCB">
          <w:rPr>
            <w:rFonts w:hint="eastAsia"/>
            <w:lang w:eastAsia="ko-KR"/>
          </w:rPr>
          <w:t>주의가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필요하다</w:t>
        </w:r>
        <w:r w:rsidR="00AB6FCB">
          <w:rPr>
            <w:rFonts w:hint="eastAsia"/>
            <w:lang w:eastAsia="ko-KR"/>
          </w:rPr>
          <w:t>.</w:t>
        </w:r>
      </w:ins>
    </w:p>
    <w:p w14:paraId="1199FC8B" w14:textId="34C30FDE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r w:rsidR="00E03879">
        <w:rPr>
          <w:lang w:eastAsia="ko-KR"/>
        </w:rPr>
        <w:t>untracted -&gt; tracted)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tracted</w:t>
      </w:r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tracted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충돌난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만들때도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3A449862" w14:textId="30B925C9" w:rsidR="00534857" w:rsidRDefault="0091061F" w:rsidP="00F40112">
      <w:pPr>
        <w:rPr>
          <w:ins w:id="12" w:author="mine" w:date="2019-11-12T02:21:00Z"/>
          <w:lang w:eastAsia="ko-KR"/>
        </w:rPr>
      </w:pPr>
      <w:del w:id="13" w:author="Sang-Gu Kang" w:date="2019-11-12T02:21:00Z">
        <w:r>
          <w:rPr>
            <w:lang w:eastAsia="ko-KR"/>
          </w:rPr>
          <w:delText>[-</w:delText>
        </w:r>
      </w:del>
      <w:del w:id="14" w:author="mine" w:date="2019-11-12T02:21:00Z">
        <w:r>
          <w:rPr>
            <w:lang w:eastAsia="ko-KR"/>
          </w:rPr>
          <w:delText>[-</w:delText>
        </w:r>
      </w:del>
      <w:ins w:id="15" w:author="mine" w:date="2019-11-12T02:21:00Z">
        <w:r w:rsidR="00534857">
          <w:rPr>
            <w:lang w:eastAsia="ko-KR"/>
          </w:rPr>
          <w:t>g</w:t>
        </w:r>
        <w:r w:rsidR="00534857">
          <w:rPr>
            <w:rFonts w:hint="eastAsia"/>
            <w:lang w:eastAsia="ko-KR"/>
          </w:rPr>
          <w:t xml:space="preserve">it </w:t>
        </w:r>
        <w:r w:rsidR="00534857">
          <w:rPr>
            <w:lang w:eastAsia="ko-KR"/>
          </w:rPr>
          <w:t>add README.md process-diagram.png</w:t>
        </w:r>
        <w:r w:rsidR="00B37C49">
          <w:rPr>
            <w:lang w:eastAsia="ko-KR"/>
          </w:rPr>
          <w:t xml:space="preserve"> -&gt; 2</w:t>
        </w:r>
        <w:r w:rsidR="00B37C49">
          <w:rPr>
            <w:rFonts w:hint="eastAsia"/>
            <w:lang w:eastAsia="ko-KR"/>
          </w:rPr>
          <w:t>개의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534857">
          <w:rPr>
            <w:lang w:eastAsia="ko-KR"/>
          </w:rPr>
          <w:br/>
          <w:t>git add branch-naming-rules.png</w:t>
        </w:r>
        <w:r w:rsidR="00B37C49">
          <w:rPr>
            <w:lang w:eastAsia="ko-KR"/>
          </w:rPr>
          <w:t xml:space="preserve"> -&gt; 1</w:t>
        </w:r>
        <w:r w:rsidR="00B37C49">
          <w:rPr>
            <w:rFonts w:hint="eastAsia"/>
            <w:lang w:eastAsia="ko-KR"/>
          </w:rPr>
          <w:t>개의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B37C49">
          <w:rPr>
            <w:lang w:eastAsia="ko-KR"/>
          </w:rPr>
          <w:br/>
        </w:r>
        <w:r w:rsidR="00B37C49">
          <w:rPr>
            <w:rFonts w:hint="eastAsia"/>
            <w:lang w:eastAsia="ko-KR"/>
          </w:rPr>
          <w:t xml:space="preserve">git add </w:t>
        </w:r>
        <w:r w:rsidR="00B37C49">
          <w:rPr>
            <w:lang w:eastAsia="ko-KR"/>
          </w:rPr>
          <w:t>–</w:t>
        </w:r>
        <w:r w:rsidR="00B37C49">
          <w:rPr>
            <w:rFonts w:hint="eastAsia"/>
            <w:lang w:eastAsia="ko-KR"/>
          </w:rPr>
          <w:t xml:space="preserve">all </w:t>
        </w:r>
        <w:r w:rsidR="00B37C49">
          <w:rPr>
            <w:lang w:eastAsia="ko-KR"/>
          </w:rPr>
          <w:t xml:space="preserve">-&gt; </w:t>
        </w:r>
        <w:r w:rsidR="00B37C49">
          <w:rPr>
            <w:rFonts w:hint="eastAsia"/>
            <w:lang w:eastAsia="ko-KR"/>
          </w:rPr>
          <w:t>모든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985BBC">
          <w:rPr>
            <w:lang w:eastAsia="ko-KR"/>
          </w:rPr>
          <w:br/>
        </w:r>
        <w:r w:rsidR="00985BBC">
          <w:rPr>
            <w:rFonts w:hint="eastAsia"/>
            <w:lang w:eastAsia="ko-KR"/>
          </w:rPr>
          <w:t xml:space="preserve">git add ca5g/* -&gt; ca5g </w:t>
        </w:r>
        <w:r w:rsidR="00985BBC">
          <w:rPr>
            <w:rFonts w:hint="eastAsia"/>
            <w:lang w:eastAsia="ko-KR"/>
          </w:rPr>
          <w:t>디렉토리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안의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모든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파일을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추가</w:t>
        </w:r>
        <w:r w:rsidR="00985BBC">
          <w:rPr>
            <w:lang w:eastAsia="ko-KR"/>
          </w:rPr>
          <w:br/>
        </w:r>
        <w:r w:rsidR="00985BBC">
          <w:rPr>
            <w:rFonts w:hint="eastAsia"/>
            <w:lang w:eastAsia="ko-KR"/>
          </w:rPr>
          <w:t>git add *.svg -&gt; svg</w:t>
        </w:r>
        <w:r w:rsidR="00985BBC">
          <w:rPr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확장자를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가진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모든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파일을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추가</w:t>
        </w:r>
      </w:ins>
    </w:p>
    <w:p w14:paraId="30F367F1" w14:textId="7EFB9AFD" w:rsidR="001B4E0A" w:rsidRDefault="001B4E0A" w:rsidP="00F40112">
      <w:pPr>
        <w:rPr>
          <w:ins w:id="16" w:author="mine" w:date="2019-11-12T02:21:00Z"/>
          <w:lang w:eastAsia="ko-KR"/>
        </w:rPr>
      </w:pPr>
      <w:ins w:id="17" w:author="mine" w:date="2019-11-12T02:21:00Z">
        <w:r>
          <w:rPr>
            <w:rFonts w:hint="eastAsia"/>
            <w:lang w:eastAsia="ko-KR"/>
          </w:rPr>
          <w:t>[</w:t>
        </w:r>
        <w:r w:rsidRPr="00B74C36">
          <w:rPr>
            <w:rFonts w:hint="eastAsia"/>
            <w:color w:val="0000FF"/>
            <w:lang w:eastAsia="ko-KR"/>
          </w:rPr>
          <w:t>--update</w:t>
        </w:r>
        <w:r>
          <w:rPr>
            <w:rFonts w:hint="eastAsia"/>
            <w:lang w:eastAsia="ko-KR"/>
          </w:rPr>
          <w:t xml:space="preserve">]: </w:t>
        </w:r>
        <w:r w:rsidR="007160A8">
          <w:rPr>
            <w:rFonts w:hint="eastAsia"/>
            <w:lang w:eastAsia="ko-KR"/>
          </w:rPr>
          <w:t>git</w:t>
        </w:r>
        <w:r w:rsidR="007160A8">
          <w:rPr>
            <w:rFonts w:hint="eastAsia"/>
            <w:lang w:eastAsia="ko-KR"/>
          </w:rPr>
          <w:t>에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기록된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적이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있는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모든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파일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중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마지막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커밋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이후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수정된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파일을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준비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영역에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추가</w:t>
        </w:r>
        <w:r w:rsidR="00336FA6">
          <w:rPr>
            <w:lang w:eastAsia="ko-KR"/>
          </w:rPr>
          <w:br/>
        </w:r>
        <w:r w:rsidR="00336FA6">
          <w:rPr>
            <w:rFonts w:hint="eastAsia"/>
            <w:lang w:eastAsia="ko-KR"/>
          </w:rPr>
          <w:t>git add --update</w:t>
        </w:r>
      </w:ins>
    </w:p>
    <w:p w14:paraId="65FC63A1" w14:textId="02B092EC" w:rsidR="0091061F" w:rsidRDefault="0091061F" w:rsidP="00F40112">
      <w:pPr>
        <w:rPr>
          <w:lang w:eastAsia="ko-KR"/>
        </w:rPr>
      </w:pPr>
      <w:ins w:id="18" w:author="mine" w:date="2019-11-12T02:21:00Z">
        <w:r>
          <w:rPr>
            <w:lang w:eastAsia="ko-KR"/>
          </w:rPr>
          <w:t>[</w:t>
        </w:r>
        <w:r w:rsidRPr="00B3587E">
          <w:rPr>
            <w:color w:val="C00000"/>
            <w:lang w:eastAsia="ko-KR"/>
          </w:rPr>
          <w:t>-</w:t>
        </w:r>
        <w:r w:rsidR="0060618B" w:rsidRPr="00B3587E">
          <w:rPr>
            <w:color w:val="C00000"/>
            <w:lang w:eastAsia="ko-KR"/>
          </w:rPr>
          <w:t>-</w:t>
        </w:r>
      </w:ins>
      <w:r w:rsidRPr="00B3587E">
        <w:rPr>
          <w:color w:val="C00000"/>
          <w:rPrChange w:id="19" w:author="mine" w:date="2019-11-12T02:21:00Z">
            <w:rPr/>
          </w:rPrChange>
        </w:rPr>
        <w:t>patch</w:t>
      </w:r>
      <w:r>
        <w:rPr>
          <w:lang w:eastAsia="ko-KR"/>
        </w:rPr>
        <w:t>]:</w:t>
      </w:r>
      <w:ins w:id="20" w:author="mine" w:date="2019-11-12T02:21:00Z">
        <w:r w:rsidR="00853935">
          <w:rPr>
            <w:lang w:eastAsia="ko-KR"/>
          </w:rPr>
          <w:br/>
        </w:r>
        <w:r w:rsidR="00853935">
          <w:rPr>
            <w:rFonts w:hint="eastAsia"/>
            <w:lang w:eastAsia="ko-KR"/>
          </w:rPr>
          <w:t xml:space="preserve">git add </w:t>
        </w:r>
        <w:r w:rsidR="00853935">
          <w:rPr>
            <w:lang w:eastAsia="ko-KR"/>
          </w:rPr>
          <w:t>–</w:t>
        </w:r>
        <w:r w:rsidR="00853935">
          <w:rPr>
            <w:rFonts w:hint="eastAsia"/>
            <w:lang w:eastAsia="ko-KR"/>
          </w:rPr>
          <w:t xml:space="preserve">patch </w:t>
        </w:r>
        <w:r w:rsidR="00853935">
          <w:rPr>
            <w:lang w:eastAsia="ko-KR"/>
          </w:rPr>
          <w:t>&lt;file name&gt;</w:t>
        </w:r>
      </w:ins>
    </w:p>
    <w:p w14:paraId="4BE5C009" w14:textId="34F6DB17" w:rsidR="0091061F" w:rsidRDefault="00B22F16" w:rsidP="00F40112">
      <w:pPr>
        <w:rPr>
          <w:lang w:eastAsia="ko-KR"/>
        </w:rPr>
      </w:pPr>
      <w:r>
        <w:rPr>
          <w:lang w:eastAsia="ko-KR"/>
        </w:rPr>
        <w:t xml:space="preserve">[-i]: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49EB6A62" w14:textId="77777777" w:rsidR="00CB4744" w:rsidRDefault="00CB4744" w:rsidP="00F40112">
      <w:pPr>
        <w:rPr>
          <w:del w:id="21" w:author="mine" w:date="2019-11-12T02:21:00Z"/>
          <w:lang w:eastAsia="ko-KR"/>
        </w:rPr>
      </w:pPr>
      <w:del w:id="22" w:author="mine" w:date="2019-11-12T02:21:00Z">
        <w:r>
          <w:rPr>
            <w:lang w:eastAsia="ko-KR"/>
          </w:rPr>
          <w:delText>[-</w:delText>
        </w:r>
        <w:r w:rsidR="00D30D8F">
          <w:rPr>
            <w:lang w:eastAsia="ko-KR"/>
          </w:rPr>
          <w:delText>-</w:delText>
        </w:r>
        <w:r>
          <w:rPr>
            <w:lang w:eastAsia="ko-KR"/>
          </w:rPr>
          <w:delText xml:space="preserve">all]: </w:delText>
        </w:r>
        <w:r>
          <w:rPr>
            <w:rFonts w:hint="eastAsia"/>
            <w:lang w:eastAsia="ko-KR"/>
          </w:rPr>
          <w:delText>저장소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준비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영역에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있는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모든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파일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추가하기</w:delText>
        </w:r>
      </w:del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r w:rsidR="00CD4FB4">
        <w:rPr>
          <w:rFonts w:hint="eastAsia"/>
          <w:lang w:eastAsia="ko-KR"/>
        </w:rPr>
        <w:t>브랜치의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banch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-vv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브랜치와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1767ABB3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346E9B">
        <w:rPr>
          <w:lang w:eastAsia="ko-KR"/>
        </w:rPr>
        <w:t xml:space="preserve"> Local </w:t>
      </w:r>
      <w:r w:rsidR="00346E9B">
        <w:rPr>
          <w:rFonts w:hint="eastAsia"/>
          <w:lang w:eastAsia="ko-KR"/>
        </w:rPr>
        <w:t>브랜치</w:t>
      </w:r>
      <w:r w:rsidR="00791B26">
        <w:rPr>
          <w:rFonts w:hint="eastAsia"/>
          <w:lang w:eastAsia="ko-KR"/>
        </w:rPr>
        <w:t xml:space="preserve"> only</w:t>
      </w:r>
      <w:r w:rsidR="00346E9B">
        <w:rPr>
          <w:rFonts w:hint="eastAsia"/>
          <w:lang w:eastAsia="ko-KR"/>
        </w:rPr>
        <w:t>.</w:t>
      </w:r>
    </w:p>
    <w:p w14:paraId="0CC6D97B" w14:textId="4ED5A712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브랜치의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r w:rsidRPr="00097D23"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>git checkout -b serverfix origin/serverfix</w:t>
      </w:r>
      <w:r w:rsidR="0036207D">
        <w:rPr>
          <w:lang w:eastAsia="ko-KR"/>
        </w:rPr>
        <w:br/>
      </w:r>
      <w:r w:rsidR="0036207D" w:rsidRPr="0036207D">
        <w:rPr>
          <w:lang w:eastAsia="ko-KR"/>
        </w:rPr>
        <w:t>git checkout -b tmAnalysis origin/feature/HA-3653-tm-analyzer</w:t>
      </w:r>
    </w:p>
    <w:p w14:paraId="668B313D" w14:textId="3EE28524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31A9EE8" w14:textId="28C2174B" w:rsidR="00A67156" w:rsidRPr="00A67156" w:rsidRDefault="00A67156" w:rsidP="00F40112">
      <w:pPr>
        <w:rPr>
          <w:lang w:eastAsia="ko-KR"/>
        </w:rPr>
      </w:pPr>
      <w:r w:rsidRPr="00A67156">
        <w:rPr>
          <w:lang w:eastAsia="ko-KR"/>
        </w:rPr>
        <w:lastRenderedPageBreak/>
        <w:t>[--</w:t>
      </w:r>
      <w:r w:rsidRPr="00A67156">
        <w:rPr>
          <w:rFonts w:hint="eastAsia"/>
          <w:lang w:eastAsia="ko-KR"/>
        </w:rPr>
        <w:t>t</w:t>
      </w:r>
      <w:r w:rsidRPr="00A67156">
        <w:rPr>
          <w:lang w:eastAsia="ko-KR"/>
        </w:rPr>
        <w:t>rack]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변환하기</w:t>
      </w:r>
      <w:ins w:id="23" w:author="mine" w:date="2019-11-12T02:21:00Z">
        <w:r w:rsidR="00FB68B0">
          <w:rPr>
            <w:rFonts w:hint="eastAsia"/>
            <w:lang w:eastAsia="ko-KR"/>
          </w:rPr>
          <w:t xml:space="preserve">. </w:t>
        </w:r>
        <w:r w:rsidR="00FB68B0">
          <w:rPr>
            <w:rFonts w:hint="eastAsia"/>
            <w:lang w:eastAsia="ko-KR"/>
          </w:rPr>
          <w:t>로컬</w:t>
        </w:r>
        <w:r w:rsidR="00FB68B0">
          <w:rPr>
            <w:rFonts w:hint="eastAsia"/>
            <w:lang w:eastAsia="ko-KR"/>
          </w:rPr>
          <w:t xml:space="preserve"> </w:t>
        </w:r>
        <w:r w:rsidR="00FB68B0">
          <w:rPr>
            <w:rFonts w:hint="eastAsia"/>
            <w:lang w:eastAsia="ko-KR"/>
          </w:rPr>
          <w:t>브랜치를</w:t>
        </w:r>
        <w:r w:rsidR="00FB68B0">
          <w:rPr>
            <w:rFonts w:hint="eastAsia"/>
            <w:lang w:eastAsia="ko-KR"/>
          </w:rPr>
          <w:t xml:space="preserve"> </w:t>
        </w:r>
        <w:r w:rsidR="00FB68B0">
          <w:rPr>
            <w:rFonts w:hint="eastAsia"/>
            <w:lang w:eastAsia="ko-KR"/>
          </w:rPr>
          <w:t>만들면서</w:t>
        </w:r>
        <w:r w:rsidR="00FB68B0">
          <w:rPr>
            <w:rFonts w:hint="eastAsia"/>
            <w:lang w:eastAsia="ko-KR"/>
          </w:rPr>
          <w:t xml:space="preserve"> </w:t>
        </w:r>
        <w:r w:rsidR="00FB68B0">
          <w:rPr>
            <w:rFonts w:hint="eastAsia"/>
            <w:lang w:eastAsia="ko-KR"/>
          </w:rPr>
          <w:t>이동한다</w:t>
        </w:r>
        <w:r w:rsidR="00FB68B0">
          <w:rPr>
            <w:rFonts w:hint="eastAsia"/>
            <w:lang w:eastAsia="ko-KR"/>
          </w:rPr>
          <w:t>.</w:t>
        </w:r>
        <w:r w:rsidR="00AC682E">
          <w:rPr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이미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만들어져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있는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브랜치라면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그냥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lang w:eastAsia="ko-KR"/>
          </w:rPr>
          <w:t xml:space="preserve">git branch </w:t>
        </w:r>
        <w:r w:rsidR="00AC682E">
          <w:rPr>
            <w:rFonts w:hint="eastAsia"/>
            <w:lang w:eastAsia="ko-KR"/>
          </w:rPr>
          <w:t>명령만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사용하여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이동하면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된다</w:t>
        </w:r>
        <w:r w:rsidR="00AC682E">
          <w:rPr>
            <w:rFonts w:hint="eastAsia"/>
            <w:lang w:eastAsia="ko-KR"/>
          </w:rPr>
          <w:t>.</w:t>
        </w:r>
      </w:ins>
      <w:r>
        <w:rPr>
          <w:lang w:eastAsia="ko-KR"/>
        </w:rPr>
        <w:br/>
        <w:t>git checkout –track origin/video-lessons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[url]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49307BB0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r w:rsidRPr="00237EFB">
        <w:rPr>
          <w:rFonts w:hint="eastAsia"/>
          <w:color w:val="0000FF"/>
          <w:lang w:eastAsia="ko-KR"/>
        </w:rPr>
        <w:t>리모트</w:t>
      </w:r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브랜치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r>
        <w:rPr>
          <w:lang w:eastAsia="ko-KR"/>
        </w:rPr>
        <w:t>init</w:t>
      </w:r>
    </w:p>
    <w:p w14:paraId="4F353DF9" w14:textId="12B025C6" w:rsidR="008418D4" w:rsidRDefault="009450AF" w:rsidP="008418D4">
      <w:pPr>
        <w:rPr>
          <w:lang w:eastAsia="ko-KR"/>
        </w:rPr>
      </w:pPr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 xml:space="preserve">.git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삭제했는지의</w:t>
      </w:r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1C37D515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o</w:t>
      </w:r>
      <w:r>
        <w:rPr>
          <w:lang w:eastAsia="ko-KR"/>
        </w:rPr>
        <w:t xml:space="preserve">neline]: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retty=oneline]: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–oneline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(</w:t>
      </w:r>
      <w:r>
        <w:rPr>
          <w:lang w:eastAsia="ko-KR"/>
        </w:rPr>
        <w:t>origin/serverfix)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origin/serverfix</w:t>
      </w:r>
    </w:p>
    <w:p w14:paraId="23025B2C" w14:textId="21214204" w:rsidR="00DA36FD" w:rsidRDefault="00DA36FD" w:rsidP="00F40112">
      <w:pPr>
        <w:rPr>
          <w:lang w:eastAsia="ko-KR"/>
        </w:rPr>
      </w:pPr>
      <w:r>
        <w:rPr>
          <w:lang w:eastAsia="ko-KR"/>
        </w:rPr>
        <w:lastRenderedPageBreak/>
        <w:t>From_branch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o_branch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&lt;from_branch&gt; &lt;to_branch&gt;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7114BBB" w14:textId="784BCFA8" w:rsidR="002858D6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커밋을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[basebranch] [topicbranch]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r>
        <w:rPr>
          <w:lang w:eastAsia="ko-KR"/>
        </w:rPr>
        <w:t>reflog</w:t>
      </w:r>
    </w:p>
    <w:p w14:paraId="59CE3F79" w14:textId="37C29ADB" w:rsidR="00CC67AB" w:rsidRDefault="00CC67AB" w:rsidP="008F4285">
      <w:pPr>
        <w:rPr>
          <w:lang w:eastAsia="ko-KR"/>
        </w:rPr>
      </w:pP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달동안에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reflog</w:t>
      </w:r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rFonts w:hint="eastAsia"/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7C7484D7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6FF166B6" w14:textId="271C354F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3EA8AC39" w14:textId="5A9A15C9" w:rsidR="00117484" w:rsidRDefault="00117484" w:rsidP="00F40112">
      <w:pPr>
        <w:rPr>
          <w:lang w:eastAsia="ko-KR"/>
        </w:rPr>
      </w:pP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왠만하면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552D8FAF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4FEE21B0" w14:textId="61CFB753" w:rsidR="00160A88" w:rsidRDefault="00160A88" w:rsidP="00160A88">
      <w:pPr>
        <w:pStyle w:val="4"/>
        <w:rPr>
          <w:ins w:id="24" w:author="mine" w:date="2019-11-12T02:21:00Z"/>
          <w:lang w:eastAsia="ko-KR"/>
        </w:rPr>
      </w:pPr>
      <w:ins w:id="25" w:author="mine" w:date="2019-11-12T02:21:00Z">
        <w:r>
          <w:rPr>
            <w:lang w:eastAsia="ko-KR"/>
          </w:rPr>
          <w:t>s</w:t>
        </w:r>
        <w:r>
          <w:rPr>
            <w:rFonts w:hint="eastAsia"/>
            <w:lang w:eastAsia="ko-KR"/>
          </w:rPr>
          <w:t>how-</w:t>
        </w:r>
        <w:r>
          <w:rPr>
            <w:lang w:eastAsia="ko-KR"/>
          </w:rPr>
          <w:t>branch</w:t>
        </w:r>
      </w:ins>
    </w:p>
    <w:p w14:paraId="2F43BC4E" w14:textId="0BD65CCE" w:rsidR="00160A88" w:rsidRDefault="00CD7FFE" w:rsidP="00160A88">
      <w:pPr>
        <w:rPr>
          <w:ins w:id="26" w:author="mine" w:date="2019-11-12T02:21:00Z"/>
          <w:lang w:eastAsia="ko-KR"/>
        </w:rPr>
      </w:pPr>
      <w:ins w:id="27" w:author="mine" w:date="2019-11-12T02:21:00Z">
        <w:r>
          <w:rPr>
            <w:rFonts w:hint="eastAsia"/>
            <w:lang w:eastAsia="ko-KR"/>
          </w:rPr>
          <w:t>git show-branch</w:t>
        </w:r>
      </w:ins>
    </w:p>
    <w:p w14:paraId="62AECA33" w14:textId="77777777" w:rsidR="00160A88" w:rsidRPr="00160A88" w:rsidRDefault="00160A88" w:rsidP="00160A88">
      <w:pPr>
        <w:rPr>
          <w:ins w:id="28" w:author="mine" w:date="2019-11-12T02:21:00Z"/>
          <w:lang w:eastAsia="ko-KR"/>
        </w:rPr>
      </w:pP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lastRenderedPageBreak/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42B66F04" w:rsidR="00DE7F30" w:rsidRDefault="00A97455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rFonts w:hint="eastAsia"/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[init]: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  <w:bookmarkStart w:id="29" w:name="_GoBack"/>
      <w:bookmarkEnd w:id="29"/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5BEC75FE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3CC4B8DA" w:rsidR="00A26D78" w:rsidRDefault="00A26D78" w:rsidP="007C6465">
      <w:pPr>
        <w:rPr>
          <w:lang w:eastAsia="ko-KR"/>
        </w:rPr>
      </w:pPr>
    </w:p>
    <w:p w14:paraId="61F45BE9" w14:textId="77777777" w:rsidR="00A26D78" w:rsidRDefault="00A26D78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r>
        <w:rPr>
          <w:rFonts w:hint="eastAsia"/>
          <w:lang w:eastAsia="ko-KR"/>
        </w:rPr>
        <w:t>상황별</w:t>
      </w:r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30" w:name="_리모트_저장소"/>
      <w:bookmarkEnd w:id="30"/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>git remote rename pb paul</w:t>
      </w:r>
      <w:r>
        <w:rPr>
          <w:lang w:eastAsia="ko-KR"/>
        </w:rPr>
        <w:br/>
        <w:t>git remote remove paul</w:t>
      </w:r>
    </w:p>
    <w:p w14:paraId="06BE6E17" w14:textId="7F7FF397" w:rsidR="00CC3A24" w:rsidRDefault="00CC3A24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</w:t>
      </w:r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r>
        <w:rPr>
          <w:rFonts w:hint="eastAsia"/>
          <w:lang w:eastAsia="ko-KR"/>
        </w:rPr>
        <w:t>브랜치</w:t>
      </w:r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브랜치는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브랜치이다</w:t>
      </w:r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1" w:name="_Toc21592086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재부팅한다</w:t>
      </w:r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E37DDE" w14:textId="77777777" w:rsidR="0053571C" w:rsidRDefault="0053571C" w:rsidP="00A33843">
      <w:pPr>
        <w:spacing w:after="0" w:line="240" w:lineRule="auto"/>
      </w:pPr>
      <w:r>
        <w:separator/>
      </w:r>
    </w:p>
  </w:endnote>
  <w:endnote w:type="continuationSeparator" w:id="0">
    <w:p w14:paraId="3452C79E" w14:textId="77777777" w:rsidR="0053571C" w:rsidRDefault="0053571C" w:rsidP="00A33843">
      <w:pPr>
        <w:spacing w:after="0" w:line="240" w:lineRule="auto"/>
      </w:pPr>
      <w:r>
        <w:continuationSeparator/>
      </w:r>
    </w:p>
  </w:endnote>
  <w:endnote w:type="continuationNotice" w:id="1">
    <w:p w14:paraId="0E9BDC58" w14:textId="77777777" w:rsidR="0053571C" w:rsidRDefault="0053571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3F4F772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A97455">
            <w:rPr>
              <w:noProof/>
              <w:sz w:val="16"/>
              <w:szCs w:val="16"/>
            </w:rPr>
            <w:t>23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A97455">
              <w:rPr>
                <w:noProof/>
              </w:rPr>
              <w:t>24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C8D4AA" w14:textId="77777777" w:rsidR="0053571C" w:rsidRDefault="0053571C" w:rsidP="00A33843">
      <w:pPr>
        <w:spacing w:after="0" w:line="240" w:lineRule="auto"/>
      </w:pPr>
      <w:r>
        <w:separator/>
      </w:r>
    </w:p>
  </w:footnote>
  <w:footnote w:type="continuationSeparator" w:id="0">
    <w:p w14:paraId="75D1E81B" w14:textId="77777777" w:rsidR="0053571C" w:rsidRDefault="0053571C" w:rsidP="00A33843">
      <w:pPr>
        <w:spacing w:after="0" w:line="240" w:lineRule="auto"/>
      </w:pPr>
      <w:r>
        <w:continuationSeparator/>
      </w:r>
    </w:p>
  </w:footnote>
  <w:footnote w:type="continuationNotice" w:id="1">
    <w:p w14:paraId="0823DF9A" w14:textId="77777777" w:rsidR="0053571C" w:rsidRDefault="0053571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UnresolvedMention">
    <w:name w:val="Unresolved Mention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2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3F6C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04B9B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DDE430EF-B853-4344-904A-2D71E49B3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255</TotalTime>
  <Pages>24</Pages>
  <Words>1170</Words>
  <Characters>6674</Characters>
  <Application>Microsoft Office Word</Application>
  <DocSecurity>0</DocSecurity>
  <Lines>55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44</cp:revision>
  <cp:lastPrinted>2016-05-11T05:52:00Z</cp:lastPrinted>
  <dcterms:created xsi:type="dcterms:W3CDTF">2019-10-28T04:25:00Z</dcterms:created>
  <dcterms:modified xsi:type="dcterms:W3CDTF">2019-11-11T17:38:00Z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